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nqbozftch9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Introduction of the Program</w:t>
      </w:r>
      <w:r w:rsidDel="00000000" w:rsidR="00000000" w:rsidRPr="00000000">
        <w:rPr>
          <w:rtl w:val="0"/>
        </w:rPr>
      </w:r>
    </w:p>
    <w:p w:rsidR="00000000" w:rsidDel="00000000" w:rsidP="00000000" w:rsidRDefault="00000000" w:rsidRPr="00000000" w14:paraId="00000002">
      <w:pPr>
        <w:shd w:fill="ffffff" w:val="clear"/>
        <w:spacing w:line="288" w:lineRule="auto"/>
        <w:rPr>
          <w:rFonts w:ascii="Roboto" w:cs="Roboto" w:eastAsia="Roboto" w:hAnsi="Roboto"/>
          <w:sz w:val="45"/>
          <w:szCs w:val="45"/>
        </w:rPr>
      </w:pPr>
      <w:r w:rsidDel="00000000" w:rsidR="00000000" w:rsidRPr="00000000">
        <w:rPr>
          <w:rFonts w:ascii="Roboto" w:cs="Roboto" w:eastAsia="Roboto" w:hAnsi="Roboto"/>
          <w:sz w:val="45"/>
          <w:szCs w:val="45"/>
          <w:rtl w:val="0"/>
        </w:rPr>
        <w:t xml:space="preserve">NSRCEL x SBI Foundation's I4B: iCube Cohort-3 Application Form</w:t>
      </w:r>
    </w:p>
    <w:p w:rsidR="00000000" w:rsidDel="00000000" w:rsidP="00000000" w:rsidRDefault="00000000" w:rsidRPr="00000000" w14:paraId="00000003">
      <w:pPr>
        <w:shd w:fill="ffffff" w:val="clear"/>
        <w:spacing w:line="373.3344" w:lineRule="auto"/>
        <w:jc w:val="center"/>
        <w:rPr>
          <w:rFonts w:ascii="Roboto" w:cs="Roboto" w:eastAsia="Roboto" w:hAnsi="Roboto"/>
          <w:sz w:val="27"/>
          <w:szCs w:val="27"/>
        </w:rPr>
      </w:pPr>
      <w:r w:rsidDel="00000000" w:rsidR="00000000" w:rsidRPr="00000000">
        <w:rPr>
          <w:rFonts w:ascii="Roboto" w:cs="Roboto" w:eastAsia="Roboto" w:hAnsi="Roboto"/>
          <w:sz w:val="27"/>
          <w:szCs w:val="27"/>
          <w:rtl w:val="0"/>
        </w:rPr>
        <w:t xml:space="preserve">Last Date to apply: 20 Aug 2026 11:59:59 pm</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Incubating Incubators Initiative (iCube)</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NSRCEL x SBI Foundation's Innovators for Bharat</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On National Start-up Day (16th January 2025), NSRCEL, IIM Bangalore, in partnership with SBI Foundation's Innovators for Bharat, launched the Incubating Incubators Initiative (iCube) to support emerging incubators in underserved areas. You can find our joint press release </w:t>
      </w:r>
      <w:hyperlink r:id="rId7">
        <w:r w:rsidDel="00000000" w:rsidR="00000000" w:rsidRPr="00000000">
          <w:rPr>
            <w:rFonts w:ascii="Roboto" w:cs="Roboto" w:eastAsia="Roboto" w:hAnsi="Roboto"/>
            <w:color w:val="2563eb"/>
            <w:sz w:val="24"/>
            <w:szCs w:val="24"/>
            <w:u w:val="single"/>
            <w:rtl w:val="0"/>
          </w:rPr>
          <w:t xml:space="preserve">here</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rPr>
          <w:rFonts w:ascii="Roboto" w:cs="Roboto" w:eastAsia="Roboto" w:hAnsi="Roboto"/>
          <w:color w:val="2563eb"/>
          <w:sz w:val="24"/>
          <w:szCs w:val="24"/>
          <w:u w:val="single"/>
        </w:rPr>
      </w:pPr>
      <w:r w:rsidDel="00000000" w:rsidR="00000000" w:rsidRPr="00000000">
        <w:rPr>
          <w:rFonts w:ascii="Roboto" w:cs="Roboto" w:eastAsia="Roboto" w:hAnsi="Roboto"/>
          <w:sz w:val="24"/>
          <w:szCs w:val="24"/>
          <w:rtl w:val="0"/>
        </w:rPr>
        <w:t xml:space="preserve">Over the last year, we've gotten the opportunity to initiate our work with 5 incredible incubators across the country. You can find out about them along with other details about the program here: </w:t>
      </w:r>
      <w:hyperlink r:id="rId8">
        <w:r w:rsidDel="00000000" w:rsidR="00000000" w:rsidRPr="00000000">
          <w:rPr>
            <w:rFonts w:ascii="Roboto" w:cs="Roboto" w:eastAsia="Roboto" w:hAnsi="Roboto"/>
            <w:color w:val="2563eb"/>
            <w:sz w:val="24"/>
            <w:szCs w:val="24"/>
            <w:u w:val="single"/>
            <w:rtl w:val="0"/>
          </w:rPr>
          <w:t xml:space="preserve">https://nsrcel.org/icube/</w:t>
        </w:r>
      </w:hyperlink>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We now welcome applications for our next cohort of incubators: Based on the initial details you filled in, we think you could be a good fit for the program. Please do take some time to share with us more context so we can better understand your work and how we can support you.</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Note: This is the 2nd of 3 rounds of the selection process. Applications will be reviewed on a rolling basis. So, we encourage interested incubators to express interest and apply at the earliest.</w:t>
      </w:r>
    </w:p>
    <w:p w:rsidR="00000000" w:rsidDel="00000000" w:rsidP="00000000" w:rsidRDefault="00000000" w:rsidRPr="00000000" w14:paraId="0000000A">
      <w:pPr>
        <w:rPr/>
        <w:sectPr>
          <w:type w:val="nextPage"/>
          <w:pgSz w:h="15840" w:w="12240" w:orient="portrait"/>
          <w:pgMar w:bottom="1440" w:top="1440" w:left="1440" w:right="1440" w:header="720" w:footer="720"/>
          <w:pgNumType w:start="1"/>
        </w:sectPr>
      </w:pPr>
      <w:r w:rsidDel="00000000" w:rsidR="00000000" w:rsidRPr="00000000">
        <w:rPr>
          <w:rtl w:val="0"/>
        </w:rPr>
        <w:br w:type="textWrapping"/>
      </w:r>
    </w:p>
    <w:p w:rsidR="00000000" w:rsidDel="00000000" w:rsidP="00000000" w:rsidRDefault="00000000" w:rsidRPr="00000000" w14:paraId="000000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lo79ahc9lrx"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Draft</w:t>
      </w:r>
      <w:r w:rsidDel="00000000" w:rsidR="00000000" w:rsidRPr="00000000">
        <w:rPr>
          <w:rtl w:val="0"/>
        </w:rPr>
      </w:r>
    </w:p>
    <w:p w:rsidR="00000000" w:rsidDel="00000000" w:rsidP="00000000" w:rsidRDefault="00000000" w:rsidRPr="00000000" w14:paraId="0000000C">
      <w:pPr>
        <w:pBdr>
          <w:top w:color="374151" w:space="0" w:sz="0" w:val="none"/>
          <w:left w:color="374151" w:space="0" w:sz="0" w:val="none"/>
          <w:bottom w:color="374151" w:space="0" w:sz="0" w:val="none"/>
          <w:right w:color="374151" w:space="0" w:sz="0" w:val="none"/>
          <w:between w:color="374151" w:space="0" w:sz="0" w:val="none"/>
        </w:pBdr>
        <w:shd w:fill="ffffff" w:val="clear"/>
        <w:spacing w:line="360" w:lineRule="auto"/>
        <w:rPr>
          <w:rFonts w:ascii="Roboto" w:cs="Roboto" w:eastAsia="Roboto" w:hAnsi="Roboto"/>
          <w:b w:val="1"/>
          <w:bCs w:val="1"/>
          <w:color w:val="374151"/>
          <w:sz w:val="24"/>
          <w:szCs w:val="24"/>
        </w:rPr>
      </w:pPr>
      <w:r w:rsidDel="00000000" w:rsidR="00000000" w:rsidRPr="00000000">
        <w:rPr>
          <w:rFonts w:ascii="Roboto" w:cs="Roboto" w:eastAsia="Roboto" w:hAnsi="Roboto"/>
          <w:b w:val="1"/>
          <w:bCs w:val="1"/>
          <w:color w:val="374151"/>
          <w:sz w:val="24"/>
          <w:szCs w:val="24"/>
          <w:rtl w:val="0"/>
        </w:rPr>
        <w:t xml:space="preserve">PART B: Tell us about your incubator</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last stage, you'd share with us some details about the number, stage, and sectors of startups you support. Now, we'd like to understand more about the services you provide, your team, your partnerships, and your governance structure.</w:t>
      </w:r>
    </w:p>
    <w:p w:rsidR="00000000" w:rsidDel="00000000" w:rsidP="00000000" w:rsidRDefault="00000000" w:rsidRPr="00000000" w14:paraId="0000000E">
      <w:pPr>
        <w:shd w:fill="ffffff" w:val="clea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F">
      <w:pPr>
        <w:numPr>
          <w:ilvl w:val="0"/>
          <w:numId w:val="5"/>
        </w:numPr>
        <w:shd w:fill="ffffff" w:val="clear"/>
        <w:spacing w:line="36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color w:val="374151"/>
          <w:sz w:val="24"/>
          <w:szCs w:val="24"/>
          <w:rtl w:val="0"/>
        </w:rPr>
        <w:t xml:space="preserve">What support does your incubator provide to the ventures? (select all that apply)</w:t>
      </w:r>
      <w:r w:rsidDel="00000000" w:rsidR="00000000" w:rsidRPr="00000000">
        <w:rPr>
          <w:rFonts w:ascii="Roboto" w:cs="Roboto" w:eastAsia="Roboto" w:hAnsi="Roboto"/>
          <w:b w:val="1"/>
          <w:bCs w:val="1"/>
          <w:color w:val="ef4444"/>
          <w:sz w:val="24"/>
          <w:szCs w:val="24"/>
          <w:rtl w:val="0"/>
        </w:rPr>
        <w:t xml:space="preserve"> * </w:t>
      </w:r>
    </w:p>
    <w:p w:rsidR="00000000" w:rsidDel="00000000" w:rsidP="00000000" w:rsidRDefault="00000000" w:rsidRPr="00000000" w14:paraId="00000010">
      <w:pPr>
        <w:numPr>
          <w:ilvl w:val="0"/>
          <w:numId w:val="3"/>
        </w:numPr>
        <w:shd w:fill="ffffff" w:val="clear"/>
        <w:spacing w:line="390" w:lineRule="auto"/>
        <w:ind w:left="72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Mentoring &amp; Coaching</w:t>
      </w:r>
    </w:p>
    <w:p w:rsidR="00000000" w:rsidDel="00000000" w:rsidP="00000000" w:rsidRDefault="00000000" w:rsidRPr="00000000" w14:paraId="00000011">
      <w:pPr>
        <w:numPr>
          <w:ilvl w:val="0"/>
          <w:numId w:val="3"/>
        </w:numPr>
        <w:shd w:fill="ffffff" w:val="clear"/>
        <w:spacing w:line="390" w:lineRule="auto"/>
        <w:ind w:left="72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Peer / Cohort-based learning</w:t>
      </w:r>
    </w:p>
    <w:p w:rsidR="00000000" w:rsidDel="00000000" w:rsidP="00000000" w:rsidRDefault="00000000" w:rsidRPr="00000000" w14:paraId="00000012">
      <w:pPr>
        <w:numPr>
          <w:ilvl w:val="0"/>
          <w:numId w:val="3"/>
        </w:numPr>
        <w:shd w:fill="ffffff" w:val="clear"/>
        <w:spacing w:line="390" w:lineRule="auto"/>
        <w:ind w:left="72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Programmatic learning</w:t>
      </w:r>
    </w:p>
    <w:p w:rsidR="00000000" w:rsidDel="00000000" w:rsidP="00000000" w:rsidRDefault="00000000" w:rsidRPr="00000000" w14:paraId="00000013">
      <w:pPr>
        <w:numPr>
          <w:ilvl w:val="0"/>
          <w:numId w:val="3"/>
        </w:numPr>
        <w:shd w:fill="ffffff" w:val="clear"/>
        <w:spacing w:line="390" w:lineRule="auto"/>
        <w:ind w:left="72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Funding &amp; Access to Grants</w:t>
      </w:r>
    </w:p>
    <w:p w:rsidR="00000000" w:rsidDel="00000000" w:rsidP="00000000" w:rsidRDefault="00000000" w:rsidRPr="00000000" w14:paraId="00000014">
      <w:pPr>
        <w:numPr>
          <w:ilvl w:val="0"/>
          <w:numId w:val="3"/>
        </w:numPr>
        <w:shd w:fill="ffffff" w:val="clear"/>
        <w:spacing w:line="390" w:lineRule="auto"/>
        <w:ind w:left="72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Co-working Space</w:t>
      </w:r>
    </w:p>
    <w:p w:rsidR="00000000" w:rsidDel="00000000" w:rsidP="00000000" w:rsidRDefault="00000000" w:rsidRPr="00000000" w14:paraId="00000015">
      <w:pPr>
        <w:numPr>
          <w:ilvl w:val="0"/>
          <w:numId w:val="3"/>
        </w:numPr>
        <w:shd w:fill="ffffff" w:val="clear"/>
        <w:spacing w:line="390" w:lineRule="auto"/>
        <w:ind w:left="72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Lab &amp; Prototyping Facility</w:t>
      </w:r>
    </w:p>
    <w:p w:rsidR="00000000" w:rsidDel="00000000" w:rsidP="00000000" w:rsidRDefault="00000000" w:rsidRPr="00000000" w14:paraId="00000016">
      <w:pPr>
        <w:numPr>
          <w:ilvl w:val="0"/>
          <w:numId w:val="3"/>
        </w:numPr>
        <w:shd w:fill="ffffff" w:val="clear"/>
        <w:spacing w:line="390" w:lineRule="auto"/>
        <w:ind w:left="72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Access to Markets &amp; Funding Networks</w:t>
      </w:r>
    </w:p>
    <w:p w:rsidR="00000000" w:rsidDel="00000000" w:rsidP="00000000" w:rsidRDefault="00000000" w:rsidRPr="00000000" w14:paraId="00000017">
      <w:pPr>
        <w:numPr>
          <w:ilvl w:val="0"/>
          <w:numId w:val="3"/>
        </w:numPr>
        <w:shd w:fill="ffffff" w:val="clear"/>
        <w:spacing w:line="390" w:lineRule="auto"/>
        <w:ind w:left="72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Access to Startup Services like Legal, Finance, etc</w:t>
      </w:r>
    </w:p>
    <w:p w:rsidR="00000000" w:rsidDel="00000000" w:rsidP="00000000" w:rsidRDefault="00000000" w:rsidRPr="00000000" w14:paraId="00000018">
      <w:pPr>
        <w:shd w:fill="ffffff" w:val="clear"/>
        <w:spacing w:line="39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19">
      <w:pPr>
        <w:numPr>
          <w:ilvl w:val="0"/>
          <w:numId w:val="5"/>
        </w:numPr>
        <w:shd w:fill="ffffff" w:val="clear"/>
        <w:spacing w:line="390" w:lineRule="auto"/>
        <w:ind w:left="720" w:hanging="360"/>
        <w:rPr>
          <w:rFonts w:ascii="Roboto" w:cs="Roboto" w:eastAsia="Roboto" w:hAnsi="Roboto"/>
          <w:sz w:val="24"/>
          <w:szCs w:val="24"/>
        </w:rPr>
      </w:pPr>
      <w:r w:rsidDel="00000000" w:rsidR="00000000" w:rsidRPr="00000000">
        <w:rPr>
          <w:rFonts w:ascii="Roboto" w:cs="Roboto" w:eastAsia="Roboto" w:hAnsi="Roboto"/>
          <w:b w:val="1"/>
          <w:bCs w:val="1"/>
          <w:color w:val="374151"/>
          <w:sz w:val="24"/>
          <w:szCs w:val="24"/>
          <w:rtl w:val="0"/>
        </w:rPr>
        <w:t xml:space="preserve">Estimate what percentage (%) of ventures you support are operational and self-sustainable within 3 years of establishment? Please enter 0 if it is less than 3 years of setting up the incubator.</w:t>
      </w:r>
      <w:r w:rsidDel="00000000" w:rsidR="00000000" w:rsidRPr="00000000">
        <w:rPr>
          <w:rFonts w:ascii="Roboto" w:cs="Roboto" w:eastAsia="Roboto" w:hAnsi="Roboto"/>
          <w:b w:val="1"/>
          <w:bCs w:val="1"/>
          <w:color w:val="ef4444"/>
          <w:sz w:val="24"/>
          <w:szCs w:val="24"/>
          <w:rtl w:val="0"/>
        </w:rPr>
        <w:t xml:space="preserve"> *  </w:t>
        <w:br w:type="textWrapping"/>
      </w:r>
      <w:r w:rsidDel="00000000" w:rsidR="00000000" w:rsidRPr="00000000">
        <w:rPr>
          <w:rFonts w:ascii="Roboto" w:cs="Roboto" w:eastAsia="Roboto" w:hAnsi="Roboto"/>
          <w:sz w:val="24"/>
          <w:szCs w:val="24"/>
          <w:rtl w:val="0"/>
        </w:rPr>
        <w:t xml:space="preserve">Answer:</w:t>
      </w:r>
      <w:commentRangeStart w:id="0"/>
      <w:r w:rsidDel="00000000" w:rsidR="00000000" w:rsidRPr="00000000">
        <w:rPr>
          <w:rFonts w:ascii="Roboto" w:cs="Roboto" w:eastAsia="Roboto" w:hAnsi="Roboto"/>
          <w:sz w:val="24"/>
          <w:szCs w:val="24"/>
          <w:rtl w:val="0"/>
        </w:rPr>
        <w:t xml:space="preserve">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A">
      <w:pPr>
        <w:numPr>
          <w:ilvl w:val="0"/>
          <w:numId w:val="5"/>
        </w:numPr>
        <w:shd w:fill="ffffff" w:val="clear"/>
        <w:spacing w:line="39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color w:val="374151"/>
          <w:sz w:val="24"/>
          <w:szCs w:val="24"/>
          <w:rtl w:val="0"/>
        </w:rPr>
        <w:t xml:space="preserve">What according to you is the USP of your Incubator?</w:t>
      </w:r>
      <w:commentRangeStart w:id="1"/>
      <w:r w:rsidDel="00000000" w:rsidR="00000000" w:rsidRPr="00000000">
        <w:rPr>
          <w:rtl w:val="0"/>
        </w:rPr>
      </w:r>
    </w:p>
    <w:p w:rsidR="00000000" w:rsidDel="00000000" w:rsidP="00000000" w:rsidRDefault="00000000" w:rsidRPr="00000000" w14:paraId="0000001B">
      <w:pPr>
        <w:numPr>
          <w:ilvl w:val="0"/>
          <w:numId w:val="2"/>
        </w:numPr>
        <w:pBdr>
          <w:top w:color="374151" w:space="0" w:sz="0" w:val="none"/>
          <w:left w:color="374151" w:space="0" w:sz="0" w:val="none"/>
          <w:bottom w:color="374151" w:space="0" w:sz="0" w:val="none"/>
          <w:right w:color="374151" w:space="0" w:sz="0" w:val="none"/>
          <w:between w:color="374151" w:space="0" w:sz="0" w:val="none"/>
        </w:pBdr>
        <w:shd w:fill="ffffff" w:val="clear"/>
        <w:spacing w:line="390" w:lineRule="auto"/>
        <w:ind w:left="1440" w:hanging="360"/>
        <w:rPr>
          <w:b w:val="1"/>
          <w:bCs w:val="1"/>
        </w:rPr>
      </w:pPr>
      <w:commentRangeEnd w:id="1"/>
      <w:r w:rsidDel="00000000" w:rsidR="00000000" w:rsidRPr="00000000">
        <w:commentReference w:id="1"/>
      </w:r>
      <w:r w:rsidDel="00000000" w:rsidR="00000000" w:rsidRPr="00000000">
        <w:rPr>
          <w:rFonts w:ascii="Roboto" w:cs="Roboto" w:eastAsia="Roboto" w:hAnsi="Roboto"/>
          <w:b w:val="1"/>
          <w:bCs w:val="1"/>
          <w:color w:val="374151"/>
          <w:sz w:val="24"/>
          <w:szCs w:val="24"/>
          <w:rtl w:val="0"/>
        </w:rPr>
        <w:t xml:space="preserve">Why do ventures come to you?</w:t>
      </w:r>
    </w:p>
    <w:p w:rsidR="00000000" w:rsidDel="00000000" w:rsidP="00000000" w:rsidRDefault="00000000" w:rsidRPr="00000000" w14:paraId="0000001C">
      <w:pPr>
        <w:numPr>
          <w:ilvl w:val="0"/>
          <w:numId w:val="2"/>
        </w:numPr>
        <w:pBdr>
          <w:top w:color="374151" w:space="0" w:sz="0" w:val="none"/>
          <w:left w:color="374151" w:space="0" w:sz="0" w:val="none"/>
          <w:bottom w:color="374151" w:space="0" w:sz="0" w:val="none"/>
          <w:right w:color="374151" w:space="0" w:sz="0" w:val="none"/>
          <w:between w:color="374151" w:space="0" w:sz="0" w:val="none"/>
        </w:pBdr>
        <w:shd w:fill="ffffff" w:val="clear"/>
        <w:spacing w:line="390" w:lineRule="auto"/>
        <w:ind w:left="1440" w:hanging="360"/>
        <w:rPr>
          <w:b w:val="1"/>
          <w:bCs w:val="1"/>
        </w:rPr>
      </w:pPr>
      <w:r w:rsidDel="00000000" w:rsidR="00000000" w:rsidRPr="00000000">
        <w:rPr>
          <w:rFonts w:ascii="Roboto" w:cs="Roboto" w:eastAsia="Roboto" w:hAnsi="Roboto"/>
          <w:b w:val="1"/>
          <w:bCs w:val="1"/>
          <w:color w:val="374151"/>
          <w:sz w:val="24"/>
          <w:szCs w:val="24"/>
          <w:rtl w:val="0"/>
        </w:rPr>
        <w:t xml:space="preserve">If you're a new incubator, tell us why should ventures come to you?</w:t>
      </w:r>
      <w:r w:rsidDel="00000000" w:rsidR="00000000" w:rsidRPr="00000000">
        <w:rPr>
          <w:rFonts w:ascii="Roboto" w:cs="Roboto" w:eastAsia="Roboto" w:hAnsi="Roboto"/>
          <w:b w:val="1"/>
          <w:bCs w:val="1"/>
          <w:color w:val="ef4444"/>
          <w:sz w:val="24"/>
          <w:szCs w:val="24"/>
          <w:rtl w:val="0"/>
        </w:rPr>
        <w:t xml:space="preserve"> * </w:t>
      </w:r>
    </w:p>
    <w:p w:rsidR="00000000" w:rsidDel="00000000" w:rsidP="00000000" w:rsidRDefault="00000000" w:rsidRPr="00000000" w14:paraId="0000001D">
      <w:pPr>
        <w:pBdr>
          <w:top w:color="374151" w:space="0" w:sz="0" w:val="none"/>
          <w:left w:color="374151" w:space="0" w:sz="0" w:val="none"/>
          <w:bottom w:color="374151" w:space="0" w:sz="0" w:val="none"/>
          <w:right w:color="374151" w:space="0" w:sz="0" w:val="none"/>
          <w:between w:color="374151" w:space="0" w:sz="0" w:val="none"/>
        </w:pBdr>
        <w:shd w:fill="ffffff" w:val="clear"/>
        <w:spacing w:line="39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Answer:</w:t>
      </w:r>
    </w:p>
    <w:p w:rsidR="00000000" w:rsidDel="00000000" w:rsidP="00000000" w:rsidRDefault="00000000" w:rsidRPr="00000000" w14:paraId="0000001E">
      <w:pPr>
        <w:pBdr>
          <w:top w:color="374151" w:space="0" w:sz="0" w:val="none"/>
          <w:left w:color="374151" w:space="0" w:sz="0" w:val="none"/>
          <w:bottom w:color="374151" w:space="0" w:sz="0" w:val="none"/>
          <w:right w:color="374151" w:space="0" w:sz="0" w:val="none"/>
          <w:between w:color="374151" w:space="0" w:sz="0" w:val="none"/>
        </w:pBdr>
        <w:shd w:fill="ffffff"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Innovat Bharat Foundation is a new organisation, officially started about a month ago, but we have spent the last seven months understanding the rural entrepreneurship ecosystem.</w:t>
      </w:r>
    </w:p>
    <w:p w:rsidR="00000000" w:rsidDel="00000000" w:rsidP="00000000" w:rsidRDefault="00000000" w:rsidRPr="00000000" w14:paraId="0000001F">
      <w:pPr>
        <w:pBdr>
          <w:top w:color="374151" w:space="0" w:sz="0" w:val="none"/>
          <w:left w:color="374151" w:space="0" w:sz="0" w:val="none"/>
          <w:bottom w:color="374151" w:space="0" w:sz="0" w:val="none"/>
          <w:right w:color="374151" w:space="0" w:sz="0" w:val="none"/>
          <w:between w:color="374151" w:space="0" w:sz="0" w:val="none"/>
        </w:pBdr>
        <w:shd w:fill="ffffff" w:val="clear"/>
        <w:spacing w:line="39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0">
      <w:pPr>
        <w:pBdr>
          <w:top w:color="374151" w:space="0" w:sz="0" w:val="none"/>
          <w:left w:color="374151" w:space="0" w:sz="0" w:val="none"/>
          <w:bottom w:color="374151" w:space="0" w:sz="0" w:val="none"/>
          <w:right w:color="374151" w:space="0" w:sz="0" w:val="none"/>
          <w:between w:color="374151" w:space="0" w:sz="0" w:val="none"/>
        </w:pBdr>
        <w:shd w:fill="ffffff"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Our USP is that we start before a venture even exists and support the journey from mindset to growth, specifically for rural and Tier-3 college students.</w:t>
      </w:r>
    </w:p>
    <w:p w:rsidR="00000000" w:rsidDel="00000000" w:rsidP="00000000" w:rsidRDefault="00000000" w:rsidRPr="00000000" w14:paraId="00000021">
      <w:pPr>
        <w:pBdr>
          <w:top w:color="374151" w:space="0" w:sz="0" w:val="none"/>
          <w:left w:color="374151" w:space="0" w:sz="0" w:val="none"/>
          <w:bottom w:color="374151" w:space="0" w:sz="0" w:val="none"/>
          <w:right w:color="374151" w:space="0" w:sz="0" w:val="none"/>
          <w:between w:color="374151" w:space="0" w:sz="0" w:val="none"/>
        </w:pBdr>
        <w:shd w:fill="ffffff" w:val="clear"/>
        <w:spacing w:line="39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2">
      <w:pPr>
        <w:pBdr>
          <w:top w:color="374151" w:space="0" w:sz="0" w:val="none"/>
          <w:left w:color="374151" w:space="0" w:sz="0" w:val="none"/>
          <w:bottom w:color="374151" w:space="0" w:sz="0" w:val="none"/>
          <w:right w:color="374151" w:space="0" w:sz="0" w:val="none"/>
          <w:between w:color="374151" w:space="0" w:sz="0" w:val="none"/>
        </w:pBdr>
        <w:shd w:fill="ffffff"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1 – Discover: We build </w:t>
      </w:r>
      <w:ins w:author="Raghava CVS" w:id="0" w:date="2026-08-14T14:25:38Z">
        <w:r w:rsidDel="00000000" w:rsidR="00000000" w:rsidRPr="00000000">
          <w:rPr>
            <w:rFonts w:ascii="Roboto" w:cs="Roboto" w:eastAsia="Roboto" w:hAnsi="Roboto"/>
            <w:sz w:val="24"/>
            <w:szCs w:val="24"/>
            <w:rtl w:val="0"/>
          </w:rPr>
          <w:t xml:space="preserve">an </w:t>
        </w:r>
      </w:ins>
      <w:r w:rsidDel="00000000" w:rsidR="00000000" w:rsidRPr="00000000">
        <w:rPr>
          <w:rFonts w:ascii="Roboto" w:cs="Roboto" w:eastAsia="Roboto" w:hAnsi="Roboto"/>
          <w:sz w:val="24"/>
          <w:szCs w:val="24"/>
          <w:rtl w:val="0"/>
        </w:rPr>
        <w:t xml:space="preserve">entrepreneurial mindset, help students identify real problems, explore ideas and form teams, from pre-ideation to ideation.</w:t>
      </w:r>
    </w:p>
    <w:p w:rsidR="00000000" w:rsidDel="00000000" w:rsidP="00000000" w:rsidRDefault="00000000" w:rsidRPr="00000000" w14:paraId="00000023">
      <w:pPr>
        <w:pBdr>
          <w:top w:color="374151" w:space="0" w:sz="0" w:val="none"/>
          <w:left w:color="374151" w:space="0" w:sz="0" w:val="none"/>
          <w:bottom w:color="374151" w:space="0" w:sz="0" w:val="none"/>
          <w:right w:color="374151" w:space="0" w:sz="0" w:val="none"/>
          <w:between w:color="374151" w:space="0" w:sz="0" w:val="none"/>
        </w:pBdr>
        <w:shd w:fill="ffffff" w:val="clear"/>
        <w:spacing w:line="39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4">
      <w:pPr>
        <w:pBdr>
          <w:top w:color="374151" w:space="0" w:sz="0" w:val="none"/>
          <w:left w:color="374151" w:space="0" w:sz="0" w:val="none"/>
          <w:bottom w:color="374151" w:space="0" w:sz="0" w:val="none"/>
          <w:right w:color="374151" w:space="0" w:sz="0" w:val="none"/>
          <w:between w:color="374151" w:space="0" w:sz="0" w:val="none"/>
        </w:pBdr>
        <w:shd w:fill="ffffff"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2 – Build: We support selected student entrepreneurs from ideation to prototype and connect them with established incubation centres.</w:t>
      </w:r>
    </w:p>
    <w:p w:rsidR="00000000" w:rsidDel="00000000" w:rsidP="00000000" w:rsidRDefault="00000000" w:rsidRPr="00000000" w14:paraId="00000025">
      <w:pPr>
        <w:pBdr>
          <w:top w:color="374151" w:space="0" w:sz="0" w:val="none"/>
          <w:left w:color="374151" w:space="0" w:sz="0" w:val="none"/>
          <w:bottom w:color="374151" w:space="0" w:sz="0" w:val="none"/>
          <w:right w:color="374151" w:space="0" w:sz="0" w:val="none"/>
          <w:between w:color="374151" w:space="0" w:sz="0" w:val="none"/>
        </w:pBdr>
        <w:shd w:fill="ffffff" w:val="clear"/>
        <w:spacing w:line="39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6">
      <w:pPr>
        <w:pBdr>
          <w:top w:color="374151" w:space="0" w:sz="0" w:val="none"/>
          <w:left w:color="374151" w:space="0" w:sz="0" w:val="none"/>
          <w:bottom w:color="374151" w:space="0" w:sz="0" w:val="none"/>
          <w:right w:color="374151" w:space="0" w:sz="0" w:val="none"/>
          <w:between w:color="374151" w:space="0" w:sz="0" w:val="none"/>
        </w:pBdr>
        <w:shd w:fill="ffffff"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3 – Grow: We help ventures access legal, finance, market and funding networks as they move towards growth.</w:t>
      </w:r>
      <w:commentRangeStart w:id="2"/>
      <w:r w:rsidDel="00000000" w:rsidR="00000000" w:rsidRPr="00000000">
        <w:rPr>
          <w:rtl w:val="0"/>
        </w:rPr>
      </w:r>
    </w:p>
    <w:p w:rsidR="00000000" w:rsidDel="00000000" w:rsidP="00000000" w:rsidRDefault="00000000" w:rsidRPr="00000000" w14:paraId="00000027">
      <w:pPr>
        <w:pBdr>
          <w:top w:color="374151" w:space="0" w:sz="0" w:val="none"/>
          <w:left w:color="374151" w:space="0" w:sz="0" w:val="none"/>
          <w:bottom w:color="374151" w:space="0" w:sz="0" w:val="none"/>
          <w:right w:color="374151" w:space="0" w:sz="0" w:val="none"/>
          <w:between w:color="374151" w:space="0" w:sz="0" w:val="none"/>
        </w:pBdr>
        <w:shd w:fill="ffffff" w:val="clear"/>
        <w:spacing w:line="390" w:lineRule="auto"/>
        <w:rPr>
          <w:rFonts w:ascii="Roboto" w:cs="Roboto" w:eastAsia="Roboto" w:hAnsi="Roboto"/>
          <w:sz w:val="24"/>
          <w:szCs w:val="24"/>
        </w:rPr>
      </w:pP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8">
      <w:pPr>
        <w:pBdr>
          <w:top w:color="374151" w:space="0" w:sz="0" w:val="none"/>
          <w:left w:color="374151" w:space="0" w:sz="0" w:val="none"/>
          <w:bottom w:color="374151" w:space="0" w:sz="0" w:val="none"/>
          <w:right w:color="374151" w:space="0" w:sz="0" w:val="none"/>
          <w:between w:color="374151" w:space="0" w:sz="0" w:val="none"/>
        </w:pBdr>
        <w:shd w:fill="ffffff" w:val="clear"/>
        <w:spacing w:line="390" w:lineRule="auto"/>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Ventures should come to us because we provide a continuous pathway from mindset → idea → prototype → growth, while connecting rural entrepreneurs to the wider startup ecosystem.</w:t>
      </w:r>
    </w:p>
    <w:p w:rsidR="00000000" w:rsidDel="00000000" w:rsidP="00000000" w:rsidRDefault="00000000" w:rsidRPr="00000000" w14:paraId="00000029">
      <w:pPr>
        <w:pBdr>
          <w:top w:color="374151" w:space="0" w:sz="0" w:val="none"/>
          <w:left w:color="374151" w:space="0" w:sz="0" w:val="none"/>
          <w:bottom w:color="374151" w:space="0" w:sz="0" w:val="none"/>
          <w:right w:color="374151" w:space="0" w:sz="0" w:val="none"/>
          <w:between w:color="374151" w:space="0" w:sz="0" w:val="none"/>
        </w:pBdr>
        <w:shd w:fill="ffffff" w:val="clear"/>
        <w:spacing w:line="39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A">
      <w:pPr>
        <w:shd w:fill="ffffff" w:val="clear"/>
        <w:spacing w:line="390" w:lineRule="auto"/>
        <w:ind w:left="720" w:hanging="36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B">
      <w:pPr>
        <w:numPr>
          <w:ilvl w:val="0"/>
          <w:numId w:val="5"/>
        </w:numPr>
        <w:shd w:fill="ffffff" w:val="clear"/>
        <w:spacing w:line="39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color w:val="374151"/>
          <w:sz w:val="24"/>
          <w:szCs w:val="24"/>
          <w:rtl w:val="0"/>
        </w:rPr>
        <w:t xml:space="preserve">Tell us a little bit about your team (skip this question if you're yet to hire a team)?</w:t>
      </w:r>
    </w:p>
    <w:p w:rsidR="00000000" w:rsidDel="00000000" w:rsidP="00000000" w:rsidRDefault="00000000" w:rsidRPr="00000000" w14:paraId="0000002C">
      <w:pPr>
        <w:shd w:fill="ffffff" w:val="clear"/>
        <w:spacing w:line="390" w:lineRule="auto"/>
        <w:rPr>
          <w:rFonts w:ascii="Roboto" w:cs="Roboto" w:eastAsia="Roboto" w:hAnsi="Roboto"/>
          <w:b w:val="1"/>
          <w:bCs w:val="1"/>
          <w:color w:val="374151"/>
          <w:sz w:val="24"/>
          <w:szCs w:val="24"/>
        </w:rPr>
      </w:pPr>
      <w:r w:rsidDel="00000000" w:rsidR="00000000" w:rsidRPr="00000000">
        <w:rPr>
          <w:rFonts w:ascii="Roboto" w:cs="Roboto" w:eastAsia="Roboto" w:hAnsi="Roboto"/>
          <w:b w:val="1"/>
          <w:bCs w:val="1"/>
          <w:color w:val="374151"/>
          <w:sz w:val="24"/>
          <w:szCs w:val="24"/>
          <w:rtl w:val="0"/>
        </w:rPr>
        <w:t xml:space="preserve">Not filled</w:t>
      </w:r>
    </w:p>
    <w:p w:rsidR="00000000" w:rsidDel="00000000" w:rsidP="00000000" w:rsidRDefault="00000000" w:rsidRPr="00000000" w14:paraId="0000002D">
      <w:pPr>
        <w:numPr>
          <w:ilvl w:val="0"/>
          <w:numId w:val="5"/>
        </w:numPr>
        <w:shd w:fill="ffffff" w:val="clear"/>
        <w:spacing w:line="39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color w:val="374151"/>
          <w:sz w:val="24"/>
          <w:szCs w:val="24"/>
          <w:rtl w:val="0"/>
        </w:rPr>
        <w:t xml:space="preserve">Tell us about your current governance structure</w:t>
      </w:r>
    </w:p>
    <w:p w:rsidR="00000000" w:rsidDel="00000000" w:rsidP="00000000" w:rsidRDefault="00000000" w:rsidRPr="00000000" w14:paraId="0000002E">
      <w:pPr>
        <w:numPr>
          <w:ilvl w:val="1"/>
          <w:numId w:val="5"/>
        </w:numPr>
        <w:shd w:fill="ffffff" w:val="clear"/>
        <w:spacing w:line="390" w:lineRule="auto"/>
        <w:ind w:left="1440" w:hanging="360"/>
        <w:rPr>
          <w:rFonts w:ascii="Roboto" w:cs="Roboto" w:eastAsia="Roboto" w:hAnsi="Roboto"/>
          <w:b w:val="1"/>
          <w:bCs w:val="1"/>
          <w:sz w:val="24"/>
          <w:szCs w:val="24"/>
        </w:rPr>
      </w:pPr>
      <w:r w:rsidDel="00000000" w:rsidR="00000000" w:rsidRPr="00000000">
        <w:rPr>
          <w:rFonts w:ascii="Roboto" w:cs="Roboto" w:eastAsia="Roboto" w:hAnsi="Roboto"/>
          <w:b w:val="1"/>
          <w:bCs w:val="1"/>
          <w:color w:val="374151"/>
          <w:sz w:val="24"/>
          <w:szCs w:val="24"/>
          <w:rtl w:val="0"/>
        </w:rPr>
        <w:t xml:space="preserve">This may include details like if you have a board, who sits on it, etc</w:t>
      </w:r>
    </w:p>
    <w:p w:rsidR="00000000" w:rsidDel="00000000" w:rsidP="00000000" w:rsidRDefault="00000000" w:rsidRPr="00000000" w14:paraId="0000002F">
      <w:pPr>
        <w:numPr>
          <w:ilvl w:val="1"/>
          <w:numId w:val="5"/>
        </w:numPr>
        <w:shd w:fill="ffffff" w:val="clear"/>
        <w:spacing w:line="390" w:lineRule="auto"/>
        <w:ind w:left="1440" w:hanging="360"/>
        <w:rPr>
          <w:rFonts w:ascii="Roboto" w:cs="Roboto" w:eastAsia="Roboto" w:hAnsi="Roboto"/>
          <w:b w:val="1"/>
          <w:bCs w:val="1"/>
          <w:sz w:val="24"/>
          <w:szCs w:val="24"/>
        </w:rPr>
      </w:pPr>
      <w:r w:rsidDel="00000000" w:rsidR="00000000" w:rsidRPr="00000000">
        <w:rPr>
          <w:rFonts w:ascii="Roboto" w:cs="Roboto" w:eastAsia="Roboto" w:hAnsi="Roboto"/>
          <w:b w:val="1"/>
          <w:bCs w:val="1"/>
          <w:color w:val="374151"/>
          <w:sz w:val="24"/>
          <w:szCs w:val="24"/>
          <w:rtl w:val="0"/>
        </w:rPr>
        <w:t xml:space="preserve">This may also include mandates you have to fulfil as a function of your relationship with the host institution, the state nodal agency, etc *</w:t>
      </w:r>
    </w:p>
    <w:p w:rsidR="00000000" w:rsidDel="00000000" w:rsidP="00000000" w:rsidRDefault="00000000" w:rsidRPr="00000000" w14:paraId="00000030">
      <w:pPr>
        <w:shd w:fill="ffffff" w:val="clear"/>
        <w:spacing w:line="39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Innovat Bharat Foundation is registered as a Section 8 company with two Directors who provide overall governance, strategic direction and operational leadership. Both Directors are actively involved full-time in building and executing the initiative.</w:t>
      </w:r>
    </w:p>
    <w:p w:rsidR="00000000" w:rsidDel="00000000" w:rsidP="00000000" w:rsidRDefault="00000000" w:rsidRPr="00000000" w14:paraId="00000031">
      <w:pPr>
        <w:shd w:fill="ffffff" w:val="clear"/>
        <w:spacing w:line="39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32">
      <w:pPr>
        <w:shd w:fill="ffffff" w:val="clear"/>
        <w:spacing w:line="39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We are also supported by a team of members and advisors from diverse backgrounds, including entrepreneurs, retired professors and software professionals. They provide guidance on entrepreneurship, education, technology, programme design and organisational development.</w:t>
      </w:r>
    </w:p>
    <w:p w:rsidR="00000000" w:rsidDel="00000000" w:rsidP="00000000" w:rsidRDefault="00000000" w:rsidRPr="00000000" w14:paraId="00000033">
      <w:pPr>
        <w:shd w:fill="ffffff" w:val="clear"/>
        <w:spacing w:line="39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34">
      <w:pPr>
        <w:shd w:fill="ffffff" w:val="clear"/>
        <w:spacing w:line="39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Our governance focuses on programme development, partnerships, financial and operational oversight, and alignment with our mission of promoting entrepreneurship among rural and Tier-3 college students.</w:t>
      </w:r>
    </w:p>
    <w:p w:rsidR="00000000" w:rsidDel="00000000" w:rsidP="00000000" w:rsidRDefault="00000000" w:rsidRPr="00000000" w14:paraId="00000035">
      <w:pPr>
        <w:shd w:fill="ffffff" w:val="clear"/>
        <w:spacing w:line="39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36">
      <w:pPr>
        <w:shd w:fill="ffffff" w:val="clear"/>
        <w:spacing w:line="39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We have developed an Entrepreneurship Development Program (EDP) for rural colleges and are currently in discussions with CBIT-Kolar, Shri Siddhartha Institute of Technology, Tumkur, and Dr. T. Thimmaiah Institute of Technology, KGF, to collaborate on its implementation.</w:t>
      </w:r>
    </w:p>
    <w:p w:rsidR="00000000" w:rsidDel="00000000" w:rsidP="00000000" w:rsidRDefault="00000000" w:rsidRPr="00000000" w14:paraId="00000037">
      <w:pPr>
        <w:shd w:fill="ffffff" w:val="clear"/>
        <w:spacing w:line="390" w:lineRule="auto"/>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PART C: Tell us about your incubation journey</w:t>
      </w:r>
      <w:r w:rsidDel="00000000" w:rsidR="00000000" w:rsidRPr="00000000">
        <w:rPr>
          <w:rtl w:val="0"/>
        </w:rPr>
      </w:r>
    </w:p>
    <w:p w:rsidR="00000000" w:rsidDel="00000000" w:rsidP="00000000" w:rsidRDefault="00000000" w:rsidRPr="00000000" w14:paraId="00000038">
      <w:pPr>
        <w:numPr>
          <w:ilvl w:val="0"/>
          <w:numId w:val="5"/>
        </w:numPr>
        <w:shd w:fill="ffffff" w:val="clear"/>
        <w:spacing w:line="390" w:lineRule="auto"/>
        <w:ind w:left="720" w:hanging="360"/>
        <w:rPr>
          <w:rFonts w:ascii="Roboto" w:cs="Roboto" w:eastAsia="Roboto" w:hAnsi="Roboto"/>
          <w:b w:val="1"/>
          <w:bCs w:val="1"/>
          <w:color w:val="374151"/>
          <w:sz w:val="24"/>
          <w:szCs w:val="24"/>
        </w:rPr>
      </w:pPr>
      <w:r w:rsidDel="00000000" w:rsidR="00000000" w:rsidRPr="00000000">
        <w:rPr>
          <w:rFonts w:ascii="Roboto" w:cs="Roboto" w:eastAsia="Roboto" w:hAnsi="Roboto"/>
          <w:b w:val="1"/>
          <w:bCs w:val="1"/>
          <w:color w:val="374151"/>
          <w:sz w:val="24"/>
          <w:szCs w:val="24"/>
          <w:rtl w:val="0"/>
        </w:rPr>
        <w:t xml:space="preserve">Please tell us about your context, vision, and mission. What is the gap in your region or institution that your institution aspires to fix?</w:t>
      </w:r>
    </w:p>
    <w:p w:rsidR="00000000" w:rsidDel="00000000" w:rsidP="00000000" w:rsidRDefault="00000000" w:rsidRPr="00000000" w14:paraId="00000039">
      <w:pPr>
        <w:shd w:fill="ffffff" w:val="clear"/>
        <w:spacing w:line="39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Context &amp; Gap:</w:t>
      </w:r>
    </w:p>
    <w:p w:rsidR="00000000" w:rsidDel="00000000" w:rsidP="00000000" w:rsidRDefault="00000000" w:rsidRPr="00000000" w14:paraId="0000003A">
      <w:pPr>
        <w:shd w:fill="ffffff" w:val="clear"/>
        <w:spacing w:line="39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3B">
      <w:pPr>
        <w:shd w:fill="ffffff" w:val="clear"/>
        <w:spacing w:line="39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In rural colleges, many students are curious about startups but do not know where to begin. They hear about incubators, hackathons and funding opportunities in big cities, but lack a structured path on campus to identify problems, develop ideas, find mentors and build solutions. As a result, rural talent remains underutilised, and the potential to create local jobs and solutions remains largely untapped.</w:t>
      </w:r>
    </w:p>
    <w:p w:rsidR="00000000" w:rsidDel="00000000" w:rsidP="00000000" w:rsidRDefault="00000000" w:rsidRPr="00000000" w14:paraId="0000003C">
      <w:pPr>
        <w:shd w:fill="ffffff" w:val="clear"/>
        <w:spacing w:line="39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3D">
      <w:pPr>
        <w:shd w:fill="ffffff" w:val="clear"/>
        <w:spacing w:line="39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Vision:</w:t>
      </w:r>
    </w:p>
    <w:p w:rsidR="00000000" w:rsidDel="00000000" w:rsidP="00000000" w:rsidRDefault="00000000" w:rsidRPr="00000000" w14:paraId="0000003E">
      <w:pPr>
        <w:shd w:fill="ffffff" w:val="clear"/>
        <w:spacing w:line="39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3F">
      <w:pPr>
        <w:shd w:fill="ffffff" w:val="clear"/>
        <w:spacing w:line="39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To transform Bharat into a global Product Nation by 2047, powered by a Bharat-centric economic model and 1 million</w:t>
      </w:r>
      <w:ins w:author="Vishal Nagpal HUF" w:id="1" w:date="2026-08-14T13:27:51Z">
        <w:commentRangeStart w:id="3"/>
        <w:r w:rsidDel="00000000" w:rsidR="00000000" w:rsidRPr="00000000">
          <w:rPr>
            <w:rFonts w:ascii="Roboto" w:cs="Roboto" w:eastAsia="Roboto" w:hAnsi="Roboto"/>
            <w:color w:val="374151"/>
            <w:sz w:val="24"/>
            <w:szCs w:val="24"/>
            <w:rtl w:val="0"/>
          </w:rPr>
          <w:t xml:space="preserve"> (1 lakh?)</w:t>
        </w:r>
      </w:ins>
      <w:commentRangeEnd w:id="3"/>
      <w:r w:rsidDel="00000000" w:rsidR="00000000" w:rsidRPr="00000000">
        <w:commentReference w:id="3"/>
      </w:r>
      <w:r w:rsidDel="00000000" w:rsidR="00000000" w:rsidRPr="00000000">
        <w:rPr>
          <w:rFonts w:ascii="Roboto" w:cs="Roboto" w:eastAsia="Roboto" w:hAnsi="Roboto"/>
          <w:color w:val="374151"/>
          <w:sz w:val="24"/>
          <w:szCs w:val="24"/>
          <w:rtl w:val="0"/>
        </w:rPr>
        <w:t xml:space="preserve"> rural entrepreneurs emerging from Tier-3 and rural colleges.</w:t>
      </w:r>
    </w:p>
    <w:p w:rsidR="00000000" w:rsidDel="00000000" w:rsidP="00000000" w:rsidRDefault="00000000" w:rsidRPr="00000000" w14:paraId="00000040">
      <w:pPr>
        <w:shd w:fill="ffffff" w:val="clear"/>
        <w:spacing w:line="39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41">
      <w:pPr>
        <w:shd w:fill="ffffff" w:val="clear"/>
        <w:spacing w:line="39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Mission:</w:t>
      </w:r>
    </w:p>
    <w:p w:rsidR="00000000" w:rsidDel="00000000" w:rsidP="00000000" w:rsidRDefault="00000000" w:rsidRPr="00000000" w14:paraId="00000042">
      <w:pPr>
        <w:shd w:fill="ffffff" w:val="clear"/>
        <w:spacing w:line="39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43">
      <w:pPr>
        <w:shd w:fill="ffffff" w:val="clear"/>
        <w:spacing w:line="39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We transform rural colleges into entrepreneurship hubs where students identify real problems, build solutions and create ventures. By enabling students to become entrepreneurs in their own towns, we aim to create opportunities, generate jobs and drive India's growth from the grassroots.</w:t>
      </w:r>
    </w:p>
    <w:p w:rsidR="00000000" w:rsidDel="00000000" w:rsidP="00000000" w:rsidRDefault="00000000" w:rsidRPr="00000000" w14:paraId="00000044">
      <w:pPr>
        <w:shd w:fill="ffffff" w:val="clear"/>
        <w:spacing w:line="39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45">
      <w:pPr>
        <w:shd w:fill="ffffff" w:val="clear"/>
        <w:spacing w:line="39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46">
      <w:pPr>
        <w:pBdr>
          <w:top w:color="374151" w:space="0" w:sz="0" w:val="none"/>
          <w:left w:color="374151" w:space="0" w:sz="0" w:val="none"/>
          <w:bottom w:color="374151" w:space="0" w:sz="0" w:val="none"/>
          <w:right w:color="374151" w:space="0" w:sz="0" w:val="none"/>
          <w:between w:color="374151" w:space="0" w:sz="0" w:val="none"/>
        </w:pBdr>
        <w:shd w:fill="ffffff" w:val="clear"/>
        <w:spacing w:line="360" w:lineRule="auto"/>
        <w:rPr>
          <w:rFonts w:ascii="Roboto" w:cs="Roboto" w:eastAsia="Roboto" w:hAnsi="Roboto"/>
          <w:b w:val="1"/>
          <w:bCs w:val="1"/>
          <w:color w:val="374151"/>
          <w:sz w:val="24"/>
          <w:szCs w:val="24"/>
        </w:rPr>
      </w:pPr>
      <w:r w:rsidDel="00000000" w:rsidR="00000000" w:rsidRPr="00000000">
        <w:rPr>
          <w:rFonts w:ascii="Roboto" w:cs="Roboto" w:eastAsia="Roboto" w:hAnsi="Roboto"/>
          <w:b w:val="1"/>
          <w:bCs w:val="1"/>
          <w:color w:val="374151"/>
          <w:sz w:val="24"/>
          <w:szCs w:val="24"/>
          <w:rtl w:val="0"/>
        </w:rPr>
        <w:t xml:space="preserve">Please rate your incubator on the following aspects. Note that:</w:t>
      </w:r>
    </w:p>
    <w:p w:rsidR="00000000" w:rsidDel="00000000" w:rsidP="00000000" w:rsidRDefault="00000000" w:rsidRPr="00000000" w14:paraId="00000047">
      <w:pPr>
        <w:numPr>
          <w:ilvl w:val="0"/>
          <w:numId w:val="4"/>
        </w:numPr>
        <w:pBdr>
          <w:top w:color="374151" w:space="0" w:sz="0" w:val="none"/>
          <w:left w:color="374151" w:space="0" w:sz="0" w:val="none"/>
          <w:bottom w:color="374151" w:space="0" w:sz="0" w:val="none"/>
          <w:right w:color="374151" w:space="0" w:sz="0" w:val="none"/>
          <w:between w:color="374151" w:space="0" w:sz="0" w:val="none"/>
        </w:pBdr>
        <w:shd w:fill="ffffff" w:val="clear"/>
        <w:spacing w:line="390" w:lineRule="auto"/>
        <w:ind w:left="720" w:hanging="360"/>
        <w:rPr>
          <w:b w:val="1"/>
          <w:bCs w:val="1"/>
        </w:rPr>
      </w:pPr>
      <w:r w:rsidDel="00000000" w:rsidR="00000000" w:rsidRPr="00000000">
        <w:rPr>
          <w:rFonts w:ascii="Roboto" w:cs="Roboto" w:eastAsia="Roboto" w:hAnsi="Roboto"/>
          <w:b w:val="1"/>
          <w:bCs w:val="1"/>
          <w:color w:val="374151"/>
          <w:sz w:val="24"/>
          <w:szCs w:val="24"/>
          <w:rtl w:val="0"/>
        </w:rPr>
        <w:t xml:space="preserve">Very Low- you don't do it at all</w:t>
      </w:r>
    </w:p>
    <w:p w:rsidR="00000000" w:rsidDel="00000000" w:rsidP="00000000" w:rsidRDefault="00000000" w:rsidRPr="00000000" w14:paraId="00000048">
      <w:pPr>
        <w:numPr>
          <w:ilvl w:val="0"/>
          <w:numId w:val="4"/>
        </w:numPr>
        <w:pBdr>
          <w:top w:color="374151" w:space="0" w:sz="0" w:val="none"/>
          <w:left w:color="374151" w:space="0" w:sz="0" w:val="none"/>
          <w:bottom w:color="374151" w:space="0" w:sz="0" w:val="none"/>
          <w:right w:color="374151" w:space="0" w:sz="0" w:val="none"/>
          <w:between w:color="374151" w:space="0" w:sz="0" w:val="none"/>
        </w:pBdr>
        <w:shd w:fill="ffffff" w:val="clear"/>
        <w:spacing w:line="390" w:lineRule="auto"/>
        <w:ind w:left="720" w:hanging="360"/>
        <w:rPr>
          <w:b w:val="1"/>
          <w:bCs w:val="1"/>
        </w:rPr>
      </w:pPr>
      <w:r w:rsidDel="00000000" w:rsidR="00000000" w:rsidRPr="00000000">
        <w:rPr>
          <w:rFonts w:ascii="Roboto" w:cs="Roboto" w:eastAsia="Roboto" w:hAnsi="Roboto"/>
          <w:b w:val="1"/>
          <w:bCs w:val="1"/>
          <w:color w:val="374151"/>
          <w:sz w:val="24"/>
          <w:szCs w:val="24"/>
          <w:rtl w:val="0"/>
        </w:rPr>
        <w:t xml:space="preserve">Low - could mean that you're just starting out / you don't do it that well</w:t>
      </w:r>
    </w:p>
    <w:p w:rsidR="00000000" w:rsidDel="00000000" w:rsidP="00000000" w:rsidRDefault="00000000" w:rsidRPr="00000000" w14:paraId="00000049">
      <w:pPr>
        <w:numPr>
          <w:ilvl w:val="0"/>
          <w:numId w:val="4"/>
        </w:numPr>
        <w:pBdr>
          <w:top w:color="374151" w:space="0" w:sz="0" w:val="none"/>
          <w:left w:color="374151" w:space="0" w:sz="0" w:val="none"/>
          <w:bottom w:color="374151" w:space="0" w:sz="0" w:val="none"/>
          <w:right w:color="374151" w:space="0" w:sz="0" w:val="none"/>
          <w:between w:color="374151" w:space="0" w:sz="0" w:val="none"/>
        </w:pBdr>
        <w:shd w:fill="ffffff" w:val="clear"/>
        <w:spacing w:line="390" w:lineRule="auto"/>
        <w:ind w:left="720" w:hanging="360"/>
        <w:rPr>
          <w:b w:val="1"/>
          <w:bCs w:val="1"/>
        </w:rPr>
      </w:pPr>
      <w:r w:rsidDel="00000000" w:rsidR="00000000" w:rsidRPr="00000000">
        <w:rPr>
          <w:rFonts w:ascii="Roboto" w:cs="Roboto" w:eastAsia="Roboto" w:hAnsi="Roboto"/>
          <w:b w:val="1"/>
          <w:bCs w:val="1"/>
          <w:color w:val="374151"/>
          <w:sz w:val="24"/>
          <w:szCs w:val="24"/>
          <w:rtl w:val="0"/>
        </w:rPr>
        <w:t xml:space="preserve">Medium- where you believe you're at par with incubators of your size in your context</w:t>
      </w:r>
    </w:p>
    <w:p w:rsidR="00000000" w:rsidDel="00000000" w:rsidP="00000000" w:rsidRDefault="00000000" w:rsidRPr="00000000" w14:paraId="0000004A">
      <w:pPr>
        <w:numPr>
          <w:ilvl w:val="0"/>
          <w:numId w:val="4"/>
        </w:numPr>
        <w:pBdr>
          <w:top w:color="374151" w:space="0" w:sz="0" w:val="none"/>
          <w:left w:color="374151" w:space="0" w:sz="0" w:val="none"/>
          <w:bottom w:color="374151" w:space="0" w:sz="0" w:val="none"/>
          <w:right w:color="374151" w:space="0" w:sz="0" w:val="none"/>
          <w:between w:color="374151" w:space="0" w:sz="0" w:val="none"/>
        </w:pBdr>
        <w:shd w:fill="ffffff" w:val="clear"/>
        <w:spacing w:line="390" w:lineRule="auto"/>
        <w:ind w:left="720" w:hanging="360"/>
        <w:rPr>
          <w:b w:val="1"/>
          <w:bCs w:val="1"/>
        </w:rPr>
      </w:pPr>
      <w:r w:rsidDel="00000000" w:rsidR="00000000" w:rsidRPr="00000000">
        <w:rPr>
          <w:rFonts w:ascii="Roboto" w:cs="Roboto" w:eastAsia="Roboto" w:hAnsi="Roboto"/>
          <w:b w:val="1"/>
          <w:bCs w:val="1"/>
          <w:color w:val="374151"/>
          <w:sz w:val="24"/>
          <w:szCs w:val="24"/>
          <w:rtl w:val="0"/>
        </w:rPr>
        <w:t xml:space="preserve">High - if you believe you do better than peer incubators but you still have things you want to be better on</w:t>
      </w:r>
    </w:p>
    <w:p w:rsidR="00000000" w:rsidDel="00000000" w:rsidP="00000000" w:rsidRDefault="00000000" w:rsidRPr="00000000" w14:paraId="0000004B">
      <w:pPr>
        <w:numPr>
          <w:ilvl w:val="0"/>
          <w:numId w:val="4"/>
        </w:numPr>
        <w:pBdr>
          <w:top w:color="374151" w:space="0" w:sz="0" w:val="none"/>
          <w:left w:color="374151" w:space="0" w:sz="0" w:val="none"/>
          <w:bottom w:color="374151" w:space="0" w:sz="0" w:val="none"/>
          <w:right w:color="374151" w:space="0" w:sz="0" w:val="none"/>
          <w:between w:color="374151" w:space="0" w:sz="0" w:val="none"/>
        </w:pBdr>
        <w:shd w:fill="ffffff" w:val="clear"/>
        <w:spacing w:line="390" w:lineRule="auto"/>
        <w:ind w:left="720" w:hanging="360"/>
        <w:rPr>
          <w:b w:val="1"/>
          <w:bCs w:val="1"/>
        </w:rPr>
      </w:pPr>
      <w:r w:rsidDel="00000000" w:rsidR="00000000" w:rsidRPr="00000000">
        <w:rPr>
          <w:rFonts w:ascii="Roboto" w:cs="Roboto" w:eastAsia="Roboto" w:hAnsi="Roboto"/>
          <w:b w:val="1"/>
          <w:bCs w:val="1"/>
          <w:color w:val="374151"/>
          <w:sz w:val="24"/>
          <w:szCs w:val="24"/>
          <w:rtl w:val="0"/>
        </w:rPr>
        <w:t xml:space="preserve">Very High- being the highest (you have overwhelming evidence that you're significantly better than peer incubators)</w:t>
      </w:r>
      <w:r w:rsidDel="00000000" w:rsidR="00000000" w:rsidRPr="00000000">
        <w:rPr>
          <w:rFonts w:ascii="Roboto" w:cs="Roboto" w:eastAsia="Roboto" w:hAnsi="Roboto"/>
          <w:b w:val="1"/>
          <w:bCs w:val="1"/>
          <w:color w:val="ef4444"/>
          <w:sz w:val="24"/>
          <w:szCs w:val="24"/>
          <w:rtl w:val="0"/>
        </w:rPr>
        <w:t xml:space="preserve"> * </w:t>
      </w:r>
    </w:p>
    <w:p w:rsidR="00000000" w:rsidDel="00000000" w:rsidP="00000000" w:rsidRDefault="00000000" w:rsidRPr="00000000" w14:paraId="0000004C">
      <w:pPr>
        <w:pBdr>
          <w:top w:color="374151" w:space="0" w:sz="0" w:val="none"/>
          <w:left w:color="374151" w:space="0" w:sz="0" w:val="none"/>
          <w:bottom w:color="374151" w:space="0" w:sz="0" w:val="none"/>
          <w:right w:color="374151" w:space="0" w:sz="0" w:val="none"/>
          <w:between w:color="374151" w:space="0" w:sz="0" w:val="none"/>
        </w:pBdr>
        <w:shd w:fill="ffffff" w:val="clear"/>
        <w:spacing w:line="390" w:lineRule="auto"/>
        <w:rPr>
          <w:rFonts w:ascii="Roboto" w:cs="Roboto" w:eastAsia="Roboto" w:hAnsi="Roboto"/>
          <w:b w:val="1"/>
          <w:bCs w:val="1"/>
          <w:color w:val="374151"/>
          <w:sz w:val="24"/>
          <w:szCs w:val="24"/>
        </w:rPr>
      </w:pPr>
      <w:r w:rsidDel="00000000" w:rsidR="00000000" w:rsidRPr="00000000">
        <w:rPr>
          <w:rFonts w:ascii="Roboto" w:cs="Roboto" w:eastAsia="Roboto" w:hAnsi="Roboto"/>
          <w:b w:val="1"/>
          <w:bCs w:val="1"/>
          <w:color w:val="ef4444"/>
          <w:sz w:val="24"/>
          <w:szCs w:val="24"/>
        </w:rPr>
        <w:drawing>
          <wp:inline distB="114300" distT="114300" distL="114300" distR="114300">
            <wp:extent cx="5943600" cy="21209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5"/>
        </w:numPr>
        <w:shd w:fill="ffffff" w:val="clear"/>
        <w:spacing w:line="390" w:lineRule="auto"/>
        <w:ind w:left="720" w:hanging="360"/>
        <w:rPr>
          <w:rFonts w:ascii="Roboto" w:cs="Roboto" w:eastAsia="Roboto" w:hAnsi="Roboto"/>
          <w:b w:val="1"/>
          <w:bCs w:val="1"/>
          <w:color w:val="374151"/>
          <w:sz w:val="24"/>
          <w:szCs w:val="24"/>
        </w:rPr>
      </w:pPr>
      <w:r w:rsidDel="00000000" w:rsidR="00000000" w:rsidRPr="00000000">
        <w:rPr>
          <w:rFonts w:ascii="Roboto" w:cs="Roboto" w:eastAsia="Roboto" w:hAnsi="Roboto"/>
          <w:b w:val="1"/>
          <w:bCs w:val="1"/>
          <w:color w:val="374151"/>
          <w:sz w:val="24"/>
          <w:szCs w:val="24"/>
          <w:rtl w:val="0"/>
        </w:rPr>
        <w:t xml:space="preserve">Please mention your top 5 challenges</w:t>
      </w:r>
    </w:p>
    <w:p w:rsidR="00000000" w:rsidDel="00000000" w:rsidP="00000000" w:rsidRDefault="00000000" w:rsidRPr="00000000" w14:paraId="0000004E">
      <w:pPr>
        <w:numPr>
          <w:ilvl w:val="0"/>
          <w:numId w:val="6"/>
        </w:numPr>
        <w:shd w:fill="ffffff" w:val="clear"/>
        <w:spacing w:line="390" w:lineRule="auto"/>
        <w:ind w:left="72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Designing a strong program for students</w:t>
      </w:r>
    </w:p>
    <w:p w:rsidR="00000000" w:rsidDel="00000000" w:rsidP="00000000" w:rsidRDefault="00000000" w:rsidRPr="00000000" w14:paraId="0000004F">
      <w:pPr>
        <w:numPr>
          <w:ilvl w:val="0"/>
          <w:numId w:val="6"/>
        </w:numPr>
        <w:shd w:fill="ffffff" w:val="clear"/>
        <w:spacing w:line="390" w:lineRule="auto"/>
        <w:ind w:left="72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Executing the program effectively</w:t>
      </w:r>
    </w:p>
    <w:p w:rsidR="00000000" w:rsidDel="00000000" w:rsidP="00000000" w:rsidRDefault="00000000" w:rsidRPr="00000000" w14:paraId="00000050">
      <w:pPr>
        <w:numPr>
          <w:ilvl w:val="0"/>
          <w:numId w:val="6"/>
        </w:numPr>
        <w:shd w:fill="ffffff" w:val="clear"/>
        <w:spacing w:line="390" w:lineRule="auto"/>
        <w:ind w:left="72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Making the organisation sustainable</w:t>
      </w:r>
    </w:p>
    <w:p w:rsidR="00000000" w:rsidDel="00000000" w:rsidP="00000000" w:rsidRDefault="00000000" w:rsidRPr="00000000" w14:paraId="00000051">
      <w:pPr>
        <w:numPr>
          <w:ilvl w:val="0"/>
          <w:numId w:val="6"/>
        </w:numPr>
        <w:shd w:fill="ffffff" w:val="clear"/>
        <w:spacing w:line="390" w:lineRule="auto"/>
        <w:ind w:left="72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Minimal exposure to entrepreneurship within the Innovat Bharat team</w:t>
      </w:r>
    </w:p>
    <w:p w:rsidR="00000000" w:rsidDel="00000000" w:rsidP="00000000" w:rsidRDefault="00000000" w:rsidRPr="00000000" w14:paraId="00000052">
      <w:pPr>
        <w:numPr>
          <w:ilvl w:val="0"/>
          <w:numId w:val="6"/>
        </w:numPr>
        <w:shd w:fill="ffffff" w:val="clear"/>
        <w:spacing w:line="390" w:lineRule="auto"/>
        <w:ind w:left="72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Building trust and credibility for Innovat Bharat among colleges and students</w:t>
      </w:r>
    </w:p>
    <w:p w:rsidR="00000000" w:rsidDel="00000000" w:rsidP="00000000" w:rsidRDefault="00000000" w:rsidRPr="00000000" w14:paraId="00000053">
      <w:pPr>
        <w:shd w:fill="ffffff" w:val="clear"/>
        <w:spacing w:line="39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54">
      <w:pPr>
        <w:numPr>
          <w:ilvl w:val="0"/>
          <w:numId w:val="5"/>
        </w:numPr>
        <w:shd w:fill="ffffff" w:val="clear"/>
        <w:spacing w:line="390" w:lineRule="auto"/>
        <w:ind w:left="720" w:hanging="360"/>
        <w:rPr>
          <w:rFonts w:ascii="Roboto" w:cs="Roboto" w:eastAsia="Roboto" w:hAnsi="Roboto"/>
          <w:b w:val="1"/>
          <w:bCs w:val="1"/>
          <w:color w:val="374151"/>
          <w:sz w:val="24"/>
          <w:szCs w:val="24"/>
        </w:rPr>
      </w:pPr>
      <w:r w:rsidDel="00000000" w:rsidR="00000000" w:rsidRPr="00000000">
        <w:rPr>
          <w:rFonts w:ascii="Roboto" w:cs="Roboto" w:eastAsia="Roboto" w:hAnsi="Roboto"/>
          <w:b w:val="1"/>
          <w:bCs w:val="1"/>
          <w:color w:val="374151"/>
          <w:sz w:val="24"/>
          <w:szCs w:val="24"/>
          <w:rtl w:val="0"/>
        </w:rPr>
        <w:t xml:space="preserve">Please mention your top 3 priorities in the coming year</w:t>
      </w:r>
    </w:p>
    <w:p w:rsidR="00000000" w:rsidDel="00000000" w:rsidP="00000000" w:rsidRDefault="00000000" w:rsidRPr="00000000" w14:paraId="00000055">
      <w:pPr>
        <w:numPr>
          <w:ilvl w:val="0"/>
          <w:numId w:val="1"/>
        </w:numPr>
        <w:shd w:fill="ffffff" w:val="clear"/>
        <w:spacing w:line="39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Complete Phase 1 of the Entrepreneurship Development Program in 20 colleges</w:t>
      </w:r>
    </w:p>
    <w:p w:rsidR="00000000" w:rsidDel="00000000" w:rsidP="00000000" w:rsidRDefault="00000000" w:rsidRPr="00000000" w14:paraId="00000056">
      <w:pPr>
        <w:numPr>
          <w:ilvl w:val="0"/>
          <w:numId w:val="1"/>
        </w:numPr>
        <w:shd w:fill="ffffff" w:val="clear"/>
        <w:spacing w:line="39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Establish two main revenue streams to ensure organizational sustainability</w:t>
      </w:r>
    </w:p>
    <w:p w:rsidR="00000000" w:rsidDel="00000000" w:rsidP="00000000" w:rsidRDefault="00000000" w:rsidRPr="00000000" w14:paraId="00000057">
      <w:pPr>
        <w:numPr>
          <w:ilvl w:val="0"/>
          <w:numId w:val="1"/>
        </w:numPr>
        <w:shd w:fill="ffffff" w:val="clear"/>
        <w:spacing w:line="39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Identify student </w:t>
      </w:r>
      <w:commentRangeStart w:id="4"/>
      <w:r w:rsidDel="00000000" w:rsidR="00000000" w:rsidRPr="00000000">
        <w:rPr>
          <w:rFonts w:ascii="Roboto" w:cs="Roboto" w:eastAsia="Roboto" w:hAnsi="Roboto"/>
          <w:color w:val="374151"/>
          <w:sz w:val="24"/>
          <w:szCs w:val="24"/>
          <w:rtl w:val="0"/>
        </w:rPr>
        <w:t xml:space="preserve">volunteers</w:t>
      </w:r>
      <w:commentRangeEnd w:id="4"/>
      <w:r w:rsidDel="00000000" w:rsidR="00000000" w:rsidRPr="00000000">
        <w:commentReference w:id="4"/>
      </w:r>
      <w:r w:rsidDel="00000000" w:rsidR="00000000" w:rsidRPr="00000000">
        <w:rPr>
          <w:rFonts w:ascii="Roboto" w:cs="Roboto" w:eastAsia="Roboto" w:hAnsi="Roboto"/>
          <w:color w:val="374151"/>
          <w:sz w:val="24"/>
          <w:szCs w:val="24"/>
          <w:rtl w:val="0"/>
        </w:rPr>
        <w:t xml:space="preserve"> and train them to execute the EDP.</w:t>
      </w:r>
    </w:p>
    <w:p w:rsidR="00000000" w:rsidDel="00000000" w:rsidP="00000000" w:rsidRDefault="00000000" w:rsidRPr="00000000" w14:paraId="00000058">
      <w:pPr>
        <w:numPr>
          <w:ilvl w:val="0"/>
          <w:numId w:val="5"/>
        </w:numPr>
        <w:shd w:fill="ffffff" w:val="clear"/>
        <w:spacing w:line="390" w:lineRule="auto"/>
        <w:ind w:left="720" w:hanging="360"/>
        <w:rPr>
          <w:rFonts w:ascii="Roboto" w:cs="Roboto" w:eastAsia="Roboto" w:hAnsi="Roboto"/>
          <w:b w:val="1"/>
          <w:bCs w:val="1"/>
          <w:color w:val="374151"/>
          <w:sz w:val="24"/>
          <w:szCs w:val="24"/>
        </w:rPr>
      </w:pPr>
      <w:r w:rsidDel="00000000" w:rsidR="00000000" w:rsidRPr="00000000">
        <w:rPr>
          <w:rFonts w:ascii="Roboto" w:cs="Roboto" w:eastAsia="Roboto" w:hAnsi="Roboto"/>
          <w:b w:val="1"/>
          <w:bCs w:val="1"/>
          <w:color w:val="374151"/>
          <w:sz w:val="24"/>
          <w:szCs w:val="24"/>
          <w:rtl w:val="0"/>
        </w:rPr>
        <w:t xml:space="preserve">If you've interacted with NSRCEL Staff or Mentors about this particular program, please indicate their name</w:t>
      </w:r>
    </w:p>
    <w:p w:rsidR="00000000" w:rsidDel="00000000" w:rsidP="00000000" w:rsidRDefault="00000000" w:rsidRPr="00000000" w14:paraId="00000059">
      <w:pPr>
        <w:numPr>
          <w:ilvl w:val="1"/>
          <w:numId w:val="5"/>
        </w:numPr>
        <w:shd w:fill="ffffff" w:val="clear"/>
        <w:spacing w:line="39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Sunil Maheswari</w:t>
      </w:r>
    </w:p>
    <w:p w:rsidR="00000000" w:rsidDel="00000000" w:rsidP="00000000" w:rsidRDefault="00000000" w:rsidRPr="00000000" w14:paraId="0000005A">
      <w:pPr>
        <w:numPr>
          <w:ilvl w:val="1"/>
          <w:numId w:val="5"/>
        </w:numPr>
        <w:shd w:fill="ffffff" w:val="clear"/>
        <w:spacing w:line="390" w:lineRule="auto"/>
        <w:ind w:left="1440" w:hanging="36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5B">
      <w:pPr>
        <w:numPr>
          <w:ilvl w:val="0"/>
          <w:numId w:val="5"/>
        </w:numPr>
        <w:shd w:fill="ffffff" w:val="clear"/>
        <w:spacing w:line="390" w:lineRule="auto"/>
        <w:ind w:left="720" w:hanging="36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Anything else you'd like to share with us?</w:t>
        <w:br w:type="textWrapping"/>
      </w:r>
      <w:r w:rsidDel="00000000" w:rsidR="00000000" w:rsidRPr="00000000">
        <w:rPr>
          <w:rtl w:val="0"/>
        </w:rPr>
      </w:r>
    </w:p>
    <w:p w:rsidR="00000000" w:rsidDel="00000000" w:rsidP="00000000" w:rsidRDefault="00000000" w:rsidRPr="00000000" w14:paraId="0000005C">
      <w:pPr>
        <w:shd w:fill="ffffff" w:val="clear"/>
        <w:spacing w:line="39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simple conversation with my niece made me think about the future of rural students. When I asked about her plans after engineering, she said, “I’ll get a software job,” as if there was no other option.</w:t>
      </w:r>
    </w:p>
    <w:p w:rsidR="00000000" w:rsidDel="00000000" w:rsidP="00000000" w:rsidRDefault="00000000" w:rsidRPr="00000000" w14:paraId="0000005D">
      <w:pPr>
        <w:shd w:fill="ffffff" w:val="clear"/>
        <w:spacing w:line="39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5E">
      <w:pPr>
        <w:shd w:fill="ffffff" w:val="clear"/>
        <w:spacing w:line="39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 realized this is not just one student’s mindset. Many rural students focus on marks, certificates and placements. Colleges often focus on theory, while the world needs practical skills, problem-solving, teamwork and innovation.</w:t>
      </w:r>
    </w:p>
    <w:p w:rsidR="00000000" w:rsidDel="00000000" w:rsidP="00000000" w:rsidRDefault="00000000" w:rsidRPr="00000000" w14:paraId="0000005F">
      <w:pPr>
        <w:shd w:fill="ffffff" w:val="clear"/>
        <w:spacing w:line="39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60">
      <w:pPr>
        <w:shd w:fill="ffffff" w:val="clear"/>
        <w:spacing w:line="39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That’s why we started Innovat Bharat. We build entrepreneurship ecosystems in rural and Tier-3 colleges, helping students identify local problems, form teams, develop solutions and build ventures while they study.</w:t>
      </w:r>
    </w:p>
    <w:p w:rsidR="00000000" w:rsidDel="00000000" w:rsidP="00000000" w:rsidRDefault="00000000" w:rsidRPr="00000000" w14:paraId="00000061">
      <w:pPr>
        <w:shd w:fill="ffffff" w:val="clear"/>
        <w:spacing w:line="39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62">
      <w:pPr>
        <w:shd w:fill="ffffff" w:val="clear"/>
        <w:spacing w:line="39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Some ventures will succeed and create jobs. Others may not, but students will gain confidence, practical experience and an entrepreneurial mindset. We want rural students to become job creators who build opportunities in their communities and contribute to Bharat.</w:t>
      </w:r>
    </w:p>
    <w:p w:rsidR="00000000" w:rsidDel="00000000" w:rsidP="00000000" w:rsidRDefault="00000000" w:rsidRPr="00000000" w14:paraId="00000063">
      <w:pPr>
        <w:shd w:fill="ffffff" w:val="clear"/>
        <w:spacing w:line="390" w:lineRule="auto"/>
        <w:rPr>
          <w:rFonts w:ascii="Roboto" w:cs="Roboto" w:eastAsia="Roboto" w:hAnsi="Roboto"/>
          <w:color w:val="374151"/>
          <w:sz w:val="24"/>
          <w:szCs w:val="24"/>
        </w:rPr>
      </w:pPr>
      <w:commentRangeStart w:id="5"/>
      <w:r w:rsidDel="00000000" w:rsidR="00000000" w:rsidRPr="00000000">
        <w:rPr>
          <w:rtl w:val="0"/>
        </w:rPr>
      </w:r>
    </w:p>
    <w:p w:rsidR="00000000" w:rsidDel="00000000" w:rsidP="00000000" w:rsidRDefault="00000000" w:rsidRPr="00000000" w14:paraId="00000064">
      <w:pPr>
        <w:shd w:fill="ffffff" w:val="clear"/>
        <w:spacing w:line="390" w:lineRule="auto"/>
        <w:rPr>
          <w:rFonts w:ascii="Roboto" w:cs="Roboto" w:eastAsia="Roboto" w:hAnsi="Roboto"/>
          <w:b w:val="1"/>
          <w:bCs w:val="1"/>
          <w:color w:val="374151"/>
          <w:sz w:val="24"/>
          <w:szCs w:val="24"/>
        </w:rPr>
      </w:pP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5">
      <w:pPr>
        <w:shd w:fill="ffffff" w:val="clear"/>
        <w:spacing w:line="39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6">
      <w:pPr>
        <w:shd w:fill="ffffff" w:val="clear"/>
        <w:spacing w:line="390" w:lineRule="auto"/>
        <w:rPr>
          <w:rFonts w:ascii="Roboto" w:cs="Roboto" w:eastAsia="Roboto" w:hAnsi="Roboto"/>
          <w:b w:val="1"/>
          <w:bCs w:val="1"/>
          <w:color w:val="374151"/>
          <w:sz w:val="24"/>
          <w:szCs w:val="24"/>
        </w:rPr>
      </w:pPr>
      <w:r w:rsidDel="00000000" w:rsidR="00000000" w:rsidRPr="00000000">
        <w:rPr>
          <w:rtl w:val="0"/>
        </w:rPr>
      </w:r>
    </w:p>
    <w:p w:rsidR="00000000" w:rsidDel="00000000" w:rsidP="00000000" w:rsidRDefault="00000000" w:rsidRPr="00000000" w14:paraId="00000067">
      <w:pPr>
        <w:shd w:fill="ffffff" w:val="clear"/>
        <w:spacing w:line="390" w:lineRule="auto"/>
        <w:rPr>
          <w:rFonts w:ascii="Roboto" w:cs="Roboto" w:eastAsia="Roboto" w:hAnsi="Roboto"/>
          <w:b w:val="1"/>
          <w:bCs w:val="1"/>
          <w:color w:val="374151"/>
          <w:sz w:val="24"/>
          <w:szCs w:val="24"/>
        </w:rPr>
      </w:pPr>
      <w:r w:rsidDel="00000000" w:rsidR="00000000" w:rsidRPr="00000000">
        <w:rPr>
          <w:rtl w:val="0"/>
        </w:rPr>
      </w:r>
    </w:p>
    <w:p w:rsidR="00000000" w:rsidDel="00000000" w:rsidP="00000000" w:rsidRDefault="00000000" w:rsidRPr="00000000" w14:paraId="00000068">
      <w:pPr>
        <w:shd w:fill="ffffff" w:val="clear"/>
        <w:spacing w:line="39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69">
      <w:pPr>
        <w:shd w:fill="ffffff" w:val="clear"/>
        <w:spacing w:line="390" w:lineRule="auto"/>
        <w:ind w:left="720" w:firstLine="0"/>
        <w:rPr>
          <w:rFonts w:ascii="Roboto" w:cs="Roboto" w:eastAsia="Roboto" w:hAnsi="Roboto"/>
          <w:b w:val="1"/>
          <w:bCs w:val="1"/>
          <w:color w:val="374151"/>
          <w:sz w:val="24"/>
          <w:szCs w:val="24"/>
        </w:rPr>
      </w:pPr>
      <w:r w:rsidDel="00000000" w:rsidR="00000000" w:rsidRPr="00000000">
        <w:rPr>
          <w:rFonts w:ascii="Roboto" w:cs="Roboto" w:eastAsia="Roboto" w:hAnsi="Roboto"/>
          <w:b w:val="1"/>
          <w:bCs w:val="1"/>
          <w:color w:val="374151"/>
          <w:sz w:val="24"/>
          <w:szCs w:val="24"/>
          <w:rtl w:val="0"/>
        </w:rPr>
        <w:br w:type="textWrapping"/>
      </w:r>
    </w:p>
    <w:p w:rsidR="00000000" w:rsidDel="00000000" w:rsidP="00000000" w:rsidRDefault="00000000" w:rsidRPr="00000000" w14:paraId="0000006A">
      <w:pPr>
        <w:shd w:fill="ffffff" w:val="clear"/>
        <w:spacing w:line="39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ghava CVS" w:id="5" w:date="2026-08-14T14:50:42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AI as a core capability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strongly recommend making AI for Rural Entrepreneurship one of your signature components.</w:t>
      </w:r>
    </w:p>
  </w:comment>
  <w:comment w:author="mahesh chillakuru" w:id="3" w:date="2026-08-14T13:32:24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million is a cumulative number and it can be done with right strategy ji. we need to be optimistic.</w:t>
      </w:r>
    </w:p>
  </w:comment>
  <w:comment w:author="Raghava CVS" w:id="0" w:date="2026-08-14T14:54:31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comment>
  <w:comment w:author="Raghava CVS" w:id="4" w:date="2026-08-14T14:48:41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that one step further.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5–10 students per college as: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Innovat Bharat Campus Ambassadors</w:t>
      </w:r>
    </w:p>
  </w:comment>
  <w:comment w:author="Raghava CVS" w:id="1" w:date="2026-08-14T14:37:40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create a “Rural Problem Bank”</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become one of our(Innovat Bharat) biggest USPs.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discuss this if you want to.</w:t>
      </w:r>
    </w:p>
  </w:comment>
  <w:comment w:author="Raghava CVS" w:id="2" w:date="2026-08-14T14:32:57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Discover → Build → Validate → Grow → Scale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missing piece is validation.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Ex:Validate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Customer interviews → pilot → first users → feedback → business model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rFonts w:ascii="Roboto" w:cs="Roboto" w:eastAsia="Roboto" w:hAnsi="Roboto"/>
        <w:b w:val="0"/>
        <w:bCs w:val="0"/>
        <w:i w:val="0"/>
        <w:iCs w:val="0"/>
        <w:smallCaps w:val="0"/>
        <w:color w:val="374151"/>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thehindu.com/news/cities/bangalore/sbi-foundation-and-nsrcel-launch-incubating-incubators-initiative/article69104330.ece" TargetMode="External"/><Relationship Id="rId8" Type="http://schemas.openxmlformats.org/officeDocument/2006/relationships/hyperlink" Target="https://nsrcel.org/icub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